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>Noi dung van ban giu nguyen.</w:t>
      </w:r>
      <w:ins w:id="1" w:author="Pham Thi D" w:date="2026-04-15T10:00:00Z">
        <w:r>
          <w:t>them vao</w:t>
        </w:r>
      </w:ins>
    </w:p>
  </w:body>
</w:document>
</file>

<file path=word/comments.xml><?xml version="1.0" encoding="utf-8"?>
<w:comments xmlns:w="http://schemas.openxmlformats.org/wordprocessingml/2006/main">
  <w:comment w:id="0" w:author="Le Van C" w:initials="Le" w:date="2026-04-15T10:00:00Z">
    <w:p>
      <w:r>
        <w:t>gop y</w:t>
      </w:r>
    </w:p>
  </w:comment>
</w:comments>
</file>

<file path=word/people.xml><?xml version="1.0" encoding="utf-8"?>
<w15:people xmlns:w15="http://schemas.microsoft.com/office/word/2012/wordml">
  <w15:person w15:author="Nguyen Van A">
    <w15:presenceInfo w15:providerId="AD" w15:userId="S::a@test.vn::guid"/>
  </w15:person>
</w15:people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Company>Cong ty TNHH Test</Company>
  <TotalTime>95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A</dc:creator>
  <cp:lastModifiedBy>Tran Thi B</cp:lastModifiedBy>
  <dcterms:created xsi:type="dcterms:W3CDTF">2026-04-15T10:20:30Z</dcterms:created>
  <dcterms:modified xsi:type="dcterms:W3CDTF">2026-04-16T08:00:00Z</dcterms:modified>
  <cp:revision>7</cp:revision>
</cp:coreProperties>
</file>

<file path=docProps/custom.xml><?xml version="1.0" encoding="utf-8"?>
<Properties xmlns="http://schemas.openxmlformats.org/officeDocument/2006/custom-properties">
  <property fmtid="{D5CDD505-2E9C-101B-9397-08002B2CF9AE}" pid="2" name="MaNhanVien">
    <vt:lpwstr xmlns:vt="http://schemas.openxmlformats.org/officeDocument/2006/docPropsVT">NV-007</vt:lpwstr>
  </property>
</Properties>
</file>